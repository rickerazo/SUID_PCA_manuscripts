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F954" w14:textId="77777777" w:rsidR="00D01C14" w:rsidRPr="00D01C14" w:rsidRDefault="00D01C14" w:rsidP="00D01C14">
      <w:r w:rsidRPr="00D01C14">
        <w:t>The analytic exclusions were substantial, reflecting the high degree of incompleteness typical of fatality-review data. However, these exclusions were driven by prespecified requirements for valid developmental timing and exposure classification rather than post hoc sample trimming. Including low-quality rows would have weakened interpretability, increased misclassification, and destabilized exposure-stratified incidence estimates.</w:t>
      </w:r>
    </w:p>
    <w:p w14:paraId="30797416" w14:textId="4974B8B4" w:rsidR="00D01C14" w:rsidRDefault="00D01C14">
      <w:r>
        <w:br w:type="page"/>
      </w:r>
    </w:p>
    <w:p w14:paraId="1DDEB9FE" w14:textId="77777777" w:rsidR="00D01C14" w:rsidRDefault="00D01C14"/>
    <w:p w14:paraId="637C9040" w14:textId="09EFF4DA" w:rsidR="000F2264" w:rsidRDefault="00D01C14">
      <w:ins w:id="0" w:author="Erazo, Ricardo" w:date="2026-02-27T08:20:00Z" w16du:dateUtc="2026-02-27T16:20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13E5A51" wp14:editId="70BB71B2">
                  <wp:simplePos x="0" y="0"/>
                  <wp:positionH relativeFrom="column">
                    <wp:posOffset>91880</wp:posOffset>
                  </wp:positionH>
                  <wp:positionV relativeFrom="paragraph">
                    <wp:posOffset>7624738</wp:posOffset>
                  </wp:positionV>
                  <wp:extent cx="5848539" cy="635"/>
                  <wp:effectExtent l="0" t="0" r="6350" b="635"/>
                  <wp:wrapNone/>
                  <wp:docPr id="986199469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848539" cy="6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A29E5A" w14:textId="23C5AD23" w:rsidR="00D01C14" w:rsidRPr="00D01C14" w:rsidRDefault="00D01C14" w:rsidP="00D01C14">
                              <w:pPr>
                                <w:pStyle w:val="Caption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Figure 1. </w:t>
                              </w:r>
                              <w:r w:rsidRPr="00D01C14">
                                <w:rPr>
                                  <w:b/>
                                  <w:bCs/>
                                </w:rPr>
                                <w:t>Case selection and preprocessing exclusions.</w:t>
                              </w:r>
                            </w:p>
                            <w:p w14:paraId="32F4BD36" w14:textId="3490DB38" w:rsidR="00167301" w:rsidRPr="00D01C14" w:rsidRDefault="00D01C14" w:rsidP="00167301">
                              <w:pPr>
                                <w:pStyle w:val="Caption"/>
                                <w:rPr>
                                  <w:b/>
                                  <w:bCs/>
                                </w:rPr>
                                <w:pPrChange w:id="1" w:author="Erazo, Ricardo" w:date="2026-02-27T08:20:00Z" w16du:dateUtc="2026-02-27T16:20:00Z">
                                  <w:pPr/>
                                </w:pPrChange>
                              </w:pPr>
                              <w:r w:rsidRPr="00D01C14">
                                <w:rPr>
                                  <w:b/>
                                  <w:bCs/>
                                </w:rPr>
                                <w:t>Sequential flowchart of exclusions from the NCFRP case series based on missing, invalid, or out-of-range data in variables required for PCA alignment and exposure classification. The final analytic series included 13,597 cases.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513E5A51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margin-left:7.25pt;margin-top:600.35pt;width:460.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" stroked="f">
                  <v:textbox style="mso-fit-shape-to-text:t" inset="0,0,0,0">
                    <w:txbxContent>
                      <w:p w14:paraId="28A29E5A" w14:textId="23C5AD23" w:rsidR="00D01C14" w:rsidRPr="00D01C14" w:rsidRDefault="00D01C14" w:rsidP="00D01C14">
                        <w:pPr>
                          <w:pStyle w:val="Caption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Figure 1. </w:t>
                        </w:r>
                        <w:r w:rsidRPr="00D01C14">
                          <w:rPr>
                            <w:b/>
                            <w:bCs/>
                          </w:rPr>
                          <w:t>Case selection and preprocessing exclusions.</w:t>
                        </w:r>
                      </w:p>
                      <w:p w14:paraId="32F4BD36" w14:textId="3490DB38" w:rsidR="00167301" w:rsidRPr="00D01C14" w:rsidRDefault="00D01C14" w:rsidP="00167301">
                        <w:pPr>
                          <w:pStyle w:val="Caption"/>
                          <w:rPr>
                            <w:b/>
                            <w:bCs/>
                          </w:rPr>
                          <w:pPrChange w:id="2" w:author="Erazo, Ricardo" w:date="2026-02-27T08:20:00Z" w16du:dateUtc="2026-02-27T16:20:00Z">
                            <w:pPr/>
                          </w:pPrChange>
                        </w:pPr>
                        <w:r w:rsidRPr="00D01C14">
                          <w:rPr>
                            <w:b/>
                            <w:bCs/>
                          </w:rPr>
                          <w:t>Sequential flowchart of exclusions from the NCFRP case series based on missing, invalid, or out-of-range data in variables required for PCA alignment and exposure classification. The final analytic series included 13,597 cases.</w:t>
                        </w:r>
                      </w:p>
                    </w:txbxContent>
                  </v:textbox>
                </v:shape>
              </w:pict>
            </mc:Fallback>
          </mc:AlternateContent>
        </w:r>
      </w:ins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E6AA03" wp14:editId="38B2D0E9">
                <wp:simplePos x="0" y="0"/>
                <wp:positionH relativeFrom="column">
                  <wp:posOffset>2825750</wp:posOffset>
                </wp:positionH>
                <wp:positionV relativeFrom="paragraph">
                  <wp:posOffset>6477635</wp:posOffset>
                </wp:positionV>
                <wp:extent cx="0" cy="367665"/>
                <wp:effectExtent l="50800" t="0" r="38100" b="38735"/>
                <wp:wrapNone/>
                <wp:docPr id="47562240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7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0F89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2.5pt;margin-top:510.05pt;width:0;height:28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3317AE" wp14:editId="6BE288DB">
                <wp:simplePos x="0" y="0"/>
                <wp:positionH relativeFrom="column">
                  <wp:posOffset>1083945</wp:posOffset>
                </wp:positionH>
                <wp:positionV relativeFrom="paragraph">
                  <wp:posOffset>6862561</wp:posOffset>
                </wp:positionV>
                <wp:extent cx="3683000" cy="609600"/>
                <wp:effectExtent l="0" t="0" r="12700" b="12700"/>
                <wp:wrapNone/>
                <wp:docPr id="581868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A9F2F" w14:textId="7537F7E4" w:rsidR="00D01C14" w:rsidRDefault="00D01C14" w:rsidP="00D01C14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Final analytics case series:</w:t>
                            </w:r>
                            <w:r>
                              <w:tab/>
                            </w:r>
                            <w:r>
                              <w:tab/>
                              <w:t>N=13,597</w:t>
                            </w:r>
                          </w:p>
                          <w:p w14:paraId="098918E5" w14:textId="77F904F4" w:rsidR="00D01C14" w:rsidRDefault="00D01C14" w:rsidP="00D01C14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Total excluded: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n= 10,717 (44.1%)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317AE" id="Rectangle 1" o:spid="_x0000_s1027" style="position:absolute;margin-left:85.35pt;margin-top:540.35pt;width:290pt;height:4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" filled="f" strokecolor="black [3200]" strokeweight="1pt">
                <v:textbox>
                  <w:txbxContent>
                    <w:p w14:paraId="7ACA9F2F" w14:textId="7537F7E4" w:rsidR="00D01C14" w:rsidRDefault="00D01C14" w:rsidP="00D01C14">
                      <w:pPr>
                        <w:pStyle w:val="p2"/>
                        <w:spacing w:before="0" w:beforeAutospacing="0" w:after="0" w:afterAutospacing="0"/>
                      </w:pPr>
                      <w:r>
                        <w:t>Final analytics case series:</w:t>
                      </w:r>
                      <w:r>
                        <w:tab/>
                      </w:r>
                      <w:r>
                        <w:tab/>
                        <w:t>N=13,597</w:t>
                      </w:r>
                    </w:p>
                    <w:p w14:paraId="098918E5" w14:textId="77F904F4" w:rsidR="00D01C14" w:rsidRDefault="00D01C14" w:rsidP="00D01C14">
                      <w:pPr>
                        <w:pStyle w:val="p2"/>
                        <w:spacing w:before="0" w:beforeAutospacing="0" w:after="0" w:afterAutospacing="0"/>
                      </w:pPr>
                      <w:r>
                        <w:t>Total excluded: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n= 10,717 (44.1%)</w:t>
                      </w:r>
                    </w:p>
                  </w:txbxContent>
                </v:textbox>
              </v:rect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FBDC2" wp14:editId="5E107705">
                <wp:simplePos x="0" y="0"/>
                <wp:positionH relativeFrom="column">
                  <wp:posOffset>2825750</wp:posOffset>
                </wp:positionH>
                <wp:positionV relativeFrom="paragraph">
                  <wp:posOffset>5485130</wp:posOffset>
                </wp:positionV>
                <wp:extent cx="0" cy="367665"/>
                <wp:effectExtent l="50800" t="0" r="38100" b="38735"/>
                <wp:wrapNone/>
                <wp:docPr id="17568171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7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FDB83" id="Straight Arrow Connector 4" o:spid="_x0000_s1026" type="#_x0000_t32" style="position:absolute;margin-left:222.5pt;margin-top:431.9pt;width:0;height:28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56B87" wp14:editId="2E0959D7">
                <wp:simplePos x="0" y="0"/>
                <wp:positionH relativeFrom="column">
                  <wp:posOffset>1083945</wp:posOffset>
                </wp:positionH>
                <wp:positionV relativeFrom="paragraph">
                  <wp:posOffset>5869940</wp:posOffset>
                </wp:positionV>
                <wp:extent cx="3683000" cy="609600"/>
                <wp:effectExtent l="0" t="0" r="12700" b="12700"/>
                <wp:wrapNone/>
                <wp:docPr id="13925970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5056B" w14:textId="2738B092" w:rsidR="007975E2" w:rsidRDefault="007975E2" w:rsidP="007975E2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Excluded: invalid ‘</w:t>
                            </w:r>
                            <w:r>
                              <w:t xml:space="preserve">bed sharing’ </w:t>
                            </w:r>
                            <w:r>
                              <w:t>data</w:t>
                            </w:r>
                            <w:r>
                              <w:tab/>
                              <w:t>n = 7,816 (</w:t>
                            </w:r>
                            <w:r>
                              <w:t>6.3</w:t>
                            </w:r>
                            <w:r>
                              <w:t>%)</w:t>
                            </w:r>
                          </w:p>
                          <w:p w14:paraId="3B7DA613" w14:textId="0003238C" w:rsidR="007975E2" w:rsidRDefault="007975E2" w:rsidP="007975E2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Remaining: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N= </w:t>
                            </w:r>
                            <w:r>
                              <w:t>13,597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56B87" id="_x0000_s1028" style="position:absolute;margin-left:85.35pt;margin-top:462.2pt;width:290pt;height: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" filled="f" strokecolor="black [3200]" strokeweight="1pt">
                <v:textbox>
                  <w:txbxContent>
                    <w:p w14:paraId="4215056B" w14:textId="2738B092" w:rsidR="007975E2" w:rsidRDefault="007975E2" w:rsidP="007975E2">
                      <w:pPr>
                        <w:pStyle w:val="p2"/>
                        <w:spacing w:before="0" w:beforeAutospacing="0" w:after="0" w:afterAutospacing="0"/>
                      </w:pPr>
                      <w:r>
                        <w:t>Excluded: invalid ‘</w:t>
                      </w:r>
                      <w:r>
                        <w:t xml:space="preserve">bed sharing’ </w:t>
                      </w:r>
                      <w:r>
                        <w:t>data</w:t>
                      </w:r>
                      <w:r>
                        <w:tab/>
                        <w:t>n = 7,816 (</w:t>
                      </w:r>
                      <w:r>
                        <w:t>6.3</w:t>
                      </w:r>
                      <w:r>
                        <w:t>%)</w:t>
                      </w:r>
                    </w:p>
                    <w:p w14:paraId="3B7DA613" w14:textId="0003238C" w:rsidR="007975E2" w:rsidRDefault="007975E2" w:rsidP="007975E2">
                      <w:pPr>
                        <w:pStyle w:val="p2"/>
                        <w:spacing w:before="0" w:beforeAutospacing="0" w:after="0" w:afterAutospacing="0"/>
                      </w:pPr>
                      <w:r>
                        <w:t>Remaining: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N= </w:t>
                      </w:r>
                      <w:r>
                        <w:t>13,597</w:t>
                      </w:r>
                    </w:p>
                  </w:txbxContent>
                </v:textbox>
              </v:rect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C8E941" wp14:editId="39FAC8DC">
                <wp:simplePos x="0" y="0"/>
                <wp:positionH relativeFrom="column">
                  <wp:posOffset>1084521</wp:posOffset>
                </wp:positionH>
                <wp:positionV relativeFrom="paragraph">
                  <wp:posOffset>4879414</wp:posOffset>
                </wp:positionV>
                <wp:extent cx="3683000" cy="609600"/>
                <wp:effectExtent l="0" t="0" r="12700" b="12700"/>
                <wp:wrapNone/>
                <wp:docPr id="5888166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7323A" w14:textId="141430EF" w:rsidR="007975E2" w:rsidRDefault="007975E2" w:rsidP="007975E2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 xml:space="preserve">Excluded: </w:t>
                            </w:r>
                            <w:r>
                              <w:t>invalid ‘sex’ data</w:t>
                            </w:r>
                            <w:r>
                              <w:tab/>
                            </w:r>
                            <w:r>
                              <w:tab/>
                              <w:t xml:space="preserve">n = </w:t>
                            </w:r>
                            <w:r>
                              <w:t>23</w:t>
                            </w:r>
                            <w:r>
                              <w:t xml:space="preserve"> (</w:t>
                            </w:r>
                            <w:r>
                              <w:t>0.1</w:t>
                            </w:r>
                            <w:r>
                              <w:t>%)</w:t>
                            </w:r>
                          </w:p>
                          <w:p w14:paraId="2A8EC47F" w14:textId="09229CE5" w:rsidR="007975E2" w:rsidRDefault="007975E2" w:rsidP="007975E2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Remaining: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N= </w:t>
                            </w:r>
                            <w:r>
                              <w:t>15,139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8E941" id="_x0000_s1029" style="position:absolute;margin-left:85.4pt;margin-top:384.2pt;width:290pt;height:4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" filled="f" strokecolor="black [3200]" strokeweight="1pt">
                <v:textbox>
                  <w:txbxContent>
                    <w:p w14:paraId="5237323A" w14:textId="141430EF" w:rsidR="007975E2" w:rsidRDefault="007975E2" w:rsidP="007975E2">
                      <w:pPr>
                        <w:pStyle w:val="p2"/>
                        <w:spacing w:before="0" w:beforeAutospacing="0" w:after="0" w:afterAutospacing="0"/>
                      </w:pPr>
                      <w:r>
                        <w:t xml:space="preserve">Excluded: </w:t>
                      </w:r>
                      <w:r>
                        <w:t>invalid ‘sex’ data</w:t>
                      </w:r>
                      <w:r>
                        <w:tab/>
                      </w:r>
                      <w:r>
                        <w:tab/>
                        <w:t xml:space="preserve">n = </w:t>
                      </w:r>
                      <w:r>
                        <w:t>23</w:t>
                      </w:r>
                      <w:r>
                        <w:t xml:space="preserve"> (</w:t>
                      </w:r>
                      <w:r>
                        <w:t>0.1</w:t>
                      </w:r>
                      <w:r>
                        <w:t>%)</w:t>
                      </w:r>
                    </w:p>
                    <w:p w14:paraId="2A8EC47F" w14:textId="09229CE5" w:rsidR="007975E2" w:rsidRDefault="007975E2" w:rsidP="007975E2">
                      <w:pPr>
                        <w:pStyle w:val="p2"/>
                        <w:spacing w:before="0" w:beforeAutospacing="0" w:after="0" w:afterAutospacing="0"/>
                      </w:pPr>
                      <w:r>
                        <w:t>Remaining: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N= </w:t>
                      </w:r>
                      <w:r>
                        <w:t>15,139</w:t>
                      </w:r>
                    </w:p>
                  </w:txbxContent>
                </v:textbox>
              </v:rect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B2CB73" wp14:editId="45B6E35B">
                <wp:simplePos x="0" y="0"/>
                <wp:positionH relativeFrom="column">
                  <wp:posOffset>2876698</wp:posOffset>
                </wp:positionH>
                <wp:positionV relativeFrom="paragraph">
                  <wp:posOffset>606056</wp:posOffset>
                </wp:positionV>
                <wp:extent cx="0" cy="368175"/>
                <wp:effectExtent l="50800" t="0" r="38100" b="38735"/>
                <wp:wrapNone/>
                <wp:docPr id="70680707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BCE08" id="Straight Arrow Connector 4" o:spid="_x0000_s1026" type="#_x0000_t32" style="position:absolute;margin-left:226.5pt;margin-top:47.7pt;width:0;height:2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4AFA1E" wp14:editId="5C6CA575">
                <wp:simplePos x="0" y="0"/>
                <wp:positionH relativeFrom="column">
                  <wp:posOffset>2851298</wp:posOffset>
                </wp:positionH>
                <wp:positionV relativeFrom="paragraph">
                  <wp:posOffset>1583956</wp:posOffset>
                </wp:positionV>
                <wp:extent cx="0" cy="368175"/>
                <wp:effectExtent l="50800" t="0" r="38100" b="38735"/>
                <wp:wrapNone/>
                <wp:docPr id="37352375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1FE4E" id="Straight Arrow Connector 4" o:spid="_x0000_s1026" type="#_x0000_t32" style="position:absolute;margin-left:224.5pt;margin-top:124.7pt;width:0;height:2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5A3C2A" wp14:editId="5C80099A">
                <wp:simplePos x="0" y="0"/>
                <wp:positionH relativeFrom="column">
                  <wp:posOffset>2838598</wp:posOffset>
                </wp:positionH>
                <wp:positionV relativeFrom="paragraph">
                  <wp:posOffset>2561856</wp:posOffset>
                </wp:positionV>
                <wp:extent cx="0" cy="368175"/>
                <wp:effectExtent l="50800" t="0" r="38100" b="38735"/>
                <wp:wrapNone/>
                <wp:docPr id="18682523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FB669" id="Straight Arrow Connector 4" o:spid="_x0000_s1026" type="#_x0000_t32" style="position:absolute;margin-left:223.5pt;margin-top:201.7pt;width:0;height:2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2AFFB8" wp14:editId="36FD3ABA">
                <wp:simplePos x="0" y="0"/>
                <wp:positionH relativeFrom="column">
                  <wp:posOffset>2825898</wp:posOffset>
                </wp:positionH>
                <wp:positionV relativeFrom="paragraph">
                  <wp:posOffset>3539756</wp:posOffset>
                </wp:positionV>
                <wp:extent cx="0" cy="368175"/>
                <wp:effectExtent l="50800" t="0" r="38100" b="38735"/>
                <wp:wrapNone/>
                <wp:docPr id="62871587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30D55" id="Straight Arrow Connector 4" o:spid="_x0000_s1026" type="#_x0000_t32" style="position:absolute;margin-left:222.5pt;margin-top:278.7pt;width:0;height:2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318FF" wp14:editId="6B3EAA19">
                <wp:simplePos x="0" y="0"/>
                <wp:positionH relativeFrom="column">
                  <wp:posOffset>2851298</wp:posOffset>
                </wp:positionH>
                <wp:positionV relativeFrom="paragraph">
                  <wp:posOffset>4530356</wp:posOffset>
                </wp:positionV>
                <wp:extent cx="0" cy="368175"/>
                <wp:effectExtent l="50800" t="0" r="38100" b="38735"/>
                <wp:wrapNone/>
                <wp:docPr id="23717803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C3033" id="Straight Arrow Connector 4" o:spid="_x0000_s1026" type="#_x0000_t32" style="position:absolute;margin-left:224.5pt;margin-top:356.7pt;width:0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798261" wp14:editId="453BAA81">
                <wp:simplePos x="0" y="0"/>
                <wp:positionH relativeFrom="column">
                  <wp:posOffset>1084521</wp:posOffset>
                </wp:positionH>
                <wp:positionV relativeFrom="paragraph">
                  <wp:posOffset>0</wp:posOffset>
                </wp:positionV>
                <wp:extent cx="3683000" cy="609600"/>
                <wp:effectExtent l="0" t="0" r="12700" b="12700"/>
                <wp:wrapNone/>
                <wp:docPr id="18691920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69AFC" w14:textId="3AB3A60A" w:rsidR="00167301" w:rsidRDefault="00167301" w:rsidP="00167301">
                            <w:pPr>
                              <w:pStyle w:val="p1"/>
                              <w:spacing w:before="0" w:beforeAutospacing="0" w:after="0" w:afterAutospacing="0"/>
                            </w:pPr>
                            <w:r>
                              <w:t xml:space="preserve">Start: </w:t>
                            </w:r>
                            <w:r w:rsidR="00C4100A">
                              <w:t>All SUID cases 2008 to 2019</w:t>
                            </w:r>
                          </w:p>
                          <w:p w14:paraId="3174B3BA" w14:textId="39201EDD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  <w:ind w:left="2880" w:firstLine="720"/>
                            </w:pPr>
                            <w:r>
                              <w:t>N</w:t>
                            </w:r>
                            <w:r>
                              <w:rPr>
                                <w:rStyle w:val="s2"/>
                                <w:rFonts w:eastAsiaTheme="majorEastAsia"/>
                              </w:rPr>
                              <w:t xml:space="preserve"> = </w:t>
                            </w:r>
                            <w:r>
                              <w:t>2</w:t>
                            </w:r>
                            <w:r w:rsidR="00C4100A">
                              <w:t>4</w:t>
                            </w:r>
                            <w:r>
                              <w:rPr>
                                <w:rStyle w:val="s2"/>
                                <w:rFonts w:eastAsiaTheme="majorEastAsia"/>
                              </w:rPr>
                              <w:t>,</w:t>
                            </w:r>
                            <w:r w:rsidR="00C4100A">
                              <w:t>314</w:t>
                            </w:r>
                            <w:r>
                              <w:rPr>
                                <w:rStyle w:val="s2"/>
                                <w:rFonts w:eastAsiaTheme="majorEastAsia"/>
                              </w:rPr>
                              <w:t xml:space="preserve"> (</w:t>
                            </w:r>
                            <w:r>
                              <w:t>100</w:t>
                            </w:r>
                            <w:r>
                              <w:rPr>
                                <w:rStyle w:val="s2"/>
                                <w:rFonts w:eastAsiaTheme="majorEastAsia"/>
                              </w:rPr>
                              <w:t>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98261" id="_x0000_s1030" style="position:absolute;margin-left:85.4pt;margin-top:0;width:290pt;height:48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" filled="f" strokecolor="black [3200]" strokeweight="1pt">
                <v:textbox>
                  <w:txbxContent>
                    <w:p w14:paraId="6D069AFC" w14:textId="3AB3A60A" w:rsidR="00167301" w:rsidRDefault="00167301" w:rsidP="00167301">
                      <w:pPr>
                        <w:pStyle w:val="p1"/>
                        <w:spacing w:before="0" w:beforeAutospacing="0" w:after="0" w:afterAutospacing="0"/>
                      </w:pPr>
                      <w:r>
                        <w:t xml:space="preserve">Start: </w:t>
                      </w:r>
                      <w:r w:rsidR="00C4100A">
                        <w:t>All SUID cases 2008 to 2019</w:t>
                      </w:r>
                    </w:p>
                    <w:p w14:paraId="3174B3BA" w14:textId="39201EDD" w:rsidR="00167301" w:rsidRDefault="00167301" w:rsidP="00167301">
                      <w:pPr>
                        <w:pStyle w:val="p2"/>
                        <w:spacing w:before="0" w:beforeAutospacing="0" w:after="0" w:afterAutospacing="0"/>
                        <w:ind w:left="2880" w:firstLine="720"/>
                      </w:pPr>
                      <w:r>
                        <w:t>N</w:t>
                      </w:r>
                      <w:r>
                        <w:rPr>
                          <w:rStyle w:val="s2"/>
                          <w:rFonts w:eastAsiaTheme="majorEastAsia"/>
                        </w:rPr>
                        <w:t xml:space="preserve"> = </w:t>
                      </w:r>
                      <w:r>
                        <w:t>2</w:t>
                      </w:r>
                      <w:r w:rsidR="00C4100A">
                        <w:t>4</w:t>
                      </w:r>
                      <w:r>
                        <w:rPr>
                          <w:rStyle w:val="s2"/>
                          <w:rFonts w:eastAsiaTheme="majorEastAsia"/>
                        </w:rPr>
                        <w:t>,</w:t>
                      </w:r>
                      <w:r w:rsidR="00C4100A">
                        <w:t>314</w:t>
                      </w:r>
                      <w:r>
                        <w:rPr>
                          <w:rStyle w:val="s2"/>
                          <w:rFonts w:eastAsiaTheme="majorEastAsia"/>
                        </w:rPr>
                        <w:t xml:space="preserve"> (</w:t>
                      </w:r>
                      <w:r>
                        <w:t>100</w:t>
                      </w:r>
                      <w:r>
                        <w:rPr>
                          <w:rStyle w:val="s2"/>
                          <w:rFonts w:eastAsiaTheme="majorEastAsia"/>
                        </w:rPr>
                        <w:t>%)</w:t>
                      </w:r>
                    </w:p>
                  </w:txbxContent>
                </v:textbox>
              </v:rect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220E35B" wp14:editId="75FAA225">
                <wp:simplePos x="0" y="0"/>
                <wp:positionH relativeFrom="column">
                  <wp:posOffset>1084521</wp:posOffset>
                </wp:positionH>
                <wp:positionV relativeFrom="paragraph">
                  <wp:posOffset>977900</wp:posOffset>
                </wp:positionV>
                <wp:extent cx="3683000" cy="609600"/>
                <wp:effectExtent l="0" t="0" r="12700" b="12700"/>
                <wp:wrapNone/>
                <wp:docPr id="5810604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8D594" w14:textId="6E11CA63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Excluded:</w:t>
                            </w:r>
                            <w:r w:rsidR="00C4100A">
                              <w:t xml:space="preserve"> 1</w:t>
                            </w:r>
                            <w:r w:rsidR="00C4100A" w:rsidRPr="00C4100A">
                              <w:rPr>
                                <w:vertAlign w:val="superscript"/>
                              </w:rPr>
                              <w:t>st</w:t>
                            </w:r>
                            <w:r w:rsidR="00C4100A">
                              <w:t xml:space="preserve"> postnatal week</w:t>
                            </w:r>
                            <w:r>
                              <w:tab/>
                            </w:r>
                            <w:r>
                              <w:tab/>
                              <w:t xml:space="preserve">n = </w:t>
                            </w:r>
                            <w:r w:rsidR="00C4100A">
                              <w:t>568</w:t>
                            </w:r>
                            <w:r>
                              <w:t xml:space="preserve"> (</w:t>
                            </w:r>
                            <w:r w:rsidR="00C4100A">
                              <w:t>2</w:t>
                            </w:r>
                            <w:r w:rsidR="007975E2">
                              <w:t>.3</w:t>
                            </w:r>
                            <w:r>
                              <w:t>%)</w:t>
                            </w:r>
                          </w:p>
                          <w:p w14:paraId="6FA652DF" w14:textId="21EDDB72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 xml:space="preserve">Remaining: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N= 2</w:t>
                            </w:r>
                            <w:r w:rsidR="00C4100A">
                              <w:t>3,746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0E35B" id="_x0000_s1031" style="position:absolute;margin-left:85.4pt;margin-top:77pt;width:290pt;height:4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" filled="f" strokecolor="black [3200]" strokeweight="1pt">
                <v:textbox>
                  <w:txbxContent>
                    <w:p w14:paraId="0D78D594" w14:textId="6E11CA63" w:rsidR="00167301" w:rsidRDefault="00167301" w:rsidP="00167301">
                      <w:pPr>
                        <w:pStyle w:val="p2"/>
                        <w:spacing w:before="0" w:beforeAutospacing="0" w:after="0" w:afterAutospacing="0"/>
                      </w:pPr>
                      <w:r>
                        <w:t>Excluded:</w:t>
                      </w:r>
                      <w:r w:rsidR="00C4100A">
                        <w:t xml:space="preserve"> 1</w:t>
                      </w:r>
                      <w:r w:rsidR="00C4100A" w:rsidRPr="00C4100A">
                        <w:rPr>
                          <w:vertAlign w:val="superscript"/>
                        </w:rPr>
                        <w:t>st</w:t>
                      </w:r>
                      <w:r w:rsidR="00C4100A">
                        <w:t xml:space="preserve"> postnatal week</w:t>
                      </w:r>
                      <w:r>
                        <w:tab/>
                      </w:r>
                      <w:r>
                        <w:tab/>
                        <w:t xml:space="preserve">n = </w:t>
                      </w:r>
                      <w:r w:rsidR="00C4100A">
                        <w:t>568</w:t>
                      </w:r>
                      <w:r>
                        <w:t xml:space="preserve"> (</w:t>
                      </w:r>
                      <w:r w:rsidR="00C4100A">
                        <w:t>2</w:t>
                      </w:r>
                      <w:r w:rsidR="007975E2">
                        <w:t>.3</w:t>
                      </w:r>
                      <w:r>
                        <w:t>%)</w:t>
                      </w:r>
                    </w:p>
                    <w:p w14:paraId="6FA652DF" w14:textId="21EDDB72" w:rsidR="00167301" w:rsidRDefault="00167301" w:rsidP="00167301">
                      <w:pPr>
                        <w:pStyle w:val="p2"/>
                        <w:spacing w:before="0" w:beforeAutospacing="0" w:after="0" w:afterAutospacing="0"/>
                      </w:pPr>
                      <w:r>
                        <w:t xml:space="preserve">Remaining: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N= 2</w:t>
                      </w:r>
                      <w:r w:rsidR="00C4100A">
                        <w:t>3,746</w:t>
                      </w:r>
                    </w:p>
                  </w:txbxContent>
                </v:textbox>
              </v:rect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3F2ACC3" wp14:editId="2B2B6306">
                <wp:simplePos x="0" y="0"/>
                <wp:positionH relativeFrom="column">
                  <wp:posOffset>1084521</wp:posOffset>
                </wp:positionH>
                <wp:positionV relativeFrom="paragraph">
                  <wp:posOffset>1955800</wp:posOffset>
                </wp:positionV>
                <wp:extent cx="3683000" cy="609600"/>
                <wp:effectExtent l="0" t="0" r="12700" b="12700"/>
                <wp:wrapNone/>
                <wp:docPr id="18536187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82949" w14:textId="2D4ED3C2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Excluded: PCA</w:t>
                            </w:r>
                            <w:r w:rsidR="00C4100A">
                              <w:t>&lt;36</w:t>
                            </w:r>
                            <w:r>
                              <w:t xml:space="preserve"> weeks</w:t>
                            </w:r>
                            <w:r>
                              <w:tab/>
                            </w:r>
                            <w:r>
                              <w:tab/>
                              <w:t xml:space="preserve">n = </w:t>
                            </w:r>
                            <w:r w:rsidR="00C4100A">
                              <w:t>162</w:t>
                            </w:r>
                            <w:r>
                              <w:t xml:space="preserve"> (</w:t>
                            </w:r>
                            <w:r w:rsidR="007975E2">
                              <w:t>0.7</w:t>
                            </w:r>
                            <w:r>
                              <w:t>%)</w:t>
                            </w:r>
                          </w:p>
                          <w:p w14:paraId="457483D3" w14:textId="627EBE60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Remaining: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N= </w:t>
                            </w:r>
                            <w:r w:rsidR="00C4100A">
                              <w:t>23,584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2ACC3" id="_x0000_s1032" style="position:absolute;margin-left:85.4pt;margin-top:154pt;width:290pt;height:4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" filled="f" strokecolor="black [3200]" strokeweight="1pt">
                <v:textbox>
                  <w:txbxContent>
                    <w:p w14:paraId="01982949" w14:textId="2D4ED3C2" w:rsidR="00167301" w:rsidRDefault="00167301" w:rsidP="00167301">
                      <w:pPr>
                        <w:pStyle w:val="p2"/>
                        <w:spacing w:before="0" w:beforeAutospacing="0" w:after="0" w:afterAutospacing="0"/>
                      </w:pPr>
                      <w:r>
                        <w:t>Excluded: PCA</w:t>
                      </w:r>
                      <w:r w:rsidR="00C4100A">
                        <w:t>&lt;36</w:t>
                      </w:r>
                      <w:r>
                        <w:t xml:space="preserve"> weeks</w:t>
                      </w:r>
                      <w:r>
                        <w:tab/>
                      </w:r>
                      <w:r>
                        <w:tab/>
                        <w:t xml:space="preserve">n = </w:t>
                      </w:r>
                      <w:r w:rsidR="00C4100A">
                        <w:t>162</w:t>
                      </w:r>
                      <w:r>
                        <w:t xml:space="preserve"> (</w:t>
                      </w:r>
                      <w:r w:rsidR="007975E2">
                        <w:t>0.7</w:t>
                      </w:r>
                      <w:r>
                        <w:t>%)</w:t>
                      </w:r>
                    </w:p>
                    <w:p w14:paraId="457483D3" w14:textId="627EBE60" w:rsidR="00167301" w:rsidRDefault="00167301" w:rsidP="00167301">
                      <w:pPr>
                        <w:pStyle w:val="p2"/>
                        <w:spacing w:before="0" w:beforeAutospacing="0" w:after="0" w:afterAutospacing="0"/>
                      </w:pPr>
                      <w:r>
                        <w:t>Remaining: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N= </w:t>
                      </w:r>
                      <w:r w:rsidR="00C4100A">
                        <w:t>23,584</w:t>
                      </w:r>
                    </w:p>
                  </w:txbxContent>
                </v:textbox>
              </v:rect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61CE5C3" wp14:editId="3A82A124">
                <wp:simplePos x="0" y="0"/>
                <wp:positionH relativeFrom="column">
                  <wp:posOffset>1084521</wp:posOffset>
                </wp:positionH>
                <wp:positionV relativeFrom="paragraph">
                  <wp:posOffset>2933700</wp:posOffset>
                </wp:positionV>
                <wp:extent cx="3683000" cy="609600"/>
                <wp:effectExtent l="0" t="0" r="12700" b="12700"/>
                <wp:wrapNone/>
                <wp:docPr id="19524528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EE118" w14:textId="3AEDAB9D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 xml:space="preserve">Excluded: </w:t>
                            </w:r>
                            <w:r w:rsidR="00C4100A">
                              <w:t>PCA&gt;75 weeks</w:t>
                            </w:r>
                            <w:r w:rsidR="00C4100A">
                              <w:tab/>
                            </w:r>
                            <w:r>
                              <w:tab/>
                              <w:t xml:space="preserve">n = </w:t>
                            </w:r>
                            <w:r w:rsidR="00C4100A">
                              <w:t>606</w:t>
                            </w:r>
                            <w:r>
                              <w:t xml:space="preserve"> (</w:t>
                            </w:r>
                            <w:r w:rsidR="00C4100A">
                              <w:t>2</w:t>
                            </w:r>
                            <w:r w:rsidR="007975E2">
                              <w:t>.5</w:t>
                            </w:r>
                            <w:r>
                              <w:t>%)</w:t>
                            </w:r>
                          </w:p>
                          <w:p w14:paraId="38CE4ECE" w14:textId="1CEB69F9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Remaining: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N= 2</w:t>
                            </w:r>
                            <w:r w:rsidR="00C4100A">
                              <w:t>2,978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CE5C3" id="_x0000_s1033" style="position:absolute;margin-left:85.4pt;margin-top:231pt;width:290pt;height:4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" filled="f" strokecolor="black [3200]" strokeweight="1pt">
                <v:textbox>
                  <w:txbxContent>
                    <w:p w14:paraId="5FBEE118" w14:textId="3AEDAB9D" w:rsidR="00167301" w:rsidRDefault="00167301" w:rsidP="00167301">
                      <w:pPr>
                        <w:pStyle w:val="p2"/>
                        <w:spacing w:before="0" w:beforeAutospacing="0" w:after="0" w:afterAutospacing="0"/>
                      </w:pPr>
                      <w:r>
                        <w:t xml:space="preserve">Excluded: </w:t>
                      </w:r>
                      <w:r w:rsidR="00C4100A">
                        <w:t>PCA&gt;75 weeks</w:t>
                      </w:r>
                      <w:r w:rsidR="00C4100A">
                        <w:tab/>
                      </w:r>
                      <w:r>
                        <w:tab/>
                        <w:t xml:space="preserve">n = </w:t>
                      </w:r>
                      <w:r w:rsidR="00C4100A">
                        <w:t>606</w:t>
                      </w:r>
                      <w:r>
                        <w:t xml:space="preserve"> (</w:t>
                      </w:r>
                      <w:r w:rsidR="00C4100A">
                        <w:t>2</w:t>
                      </w:r>
                      <w:r w:rsidR="007975E2">
                        <w:t>.5</w:t>
                      </w:r>
                      <w:r>
                        <w:t>%)</w:t>
                      </w:r>
                    </w:p>
                    <w:p w14:paraId="38CE4ECE" w14:textId="1CEB69F9" w:rsidR="00167301" w:rsidRDefault="00167301" w:rsidP="00167301">
                      <w:pPr>
                        <w:pStyle w:val="p2"/>
                        <w:spacing w:before="0" w:beforeAutospacing="0" w:after="0" w:afterAutospacing="0"/>
                      </w:pPr>
                      <w:r>
                        <w:t>Remaining: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N= 2</w:t>
                      </w:r>
                      <w:r w:rsidR="00C4100A">
                        <w:t>2,978</w:t>
                      </w:r>
                    </w:p>
                  </w:txbxContent>
                </v:textbox>
              </v:rect>
            </w:pict>
          </mc:Fallback>
        </mc:AlternateContent>
      </w:r>
      <w:r w:rsidR="007975E2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F0C3B0D" wp14:editId="406CB240">
                <wp:simplePos x="0" y="0"/>
                <wp:positionH relativeFrom="column">
                  <wp:posOffset>1084521</wp:posOffset>
                </wp:positionH>
                <wp:positionV relativeFrom="paragraph">
                  <wp:posOffset>3924300</wp:posOffset>
                </wp:positionV>
                <wp:extent cx="3683000" cy="609600"/>
                <wp:effectExtent l="0" t="0" r="12700" b="12700"/>
                <wp:wrapNone/>
                <wp:docPr id="227947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7F390" w14:textId="606E857B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 xml:space="preserve">Excluded: </w:t>
                            </w:r>
                            <w:r w:rsidR="00C4100A">
                              <w:t>invalid ‘smoker’ data</w:t>
                            </w:r>
                            <w:r>
                              <w:tab/>
                              <w:t xml:space="preserve">n = </w:t>
                            </w:r>
                            <w:r w:rsidR="00C4100A">
                              <w:t>7,816</w:t>
                            </w:r>
                            <w:r>
                              <w:t xml:space="preserve"> (</w:t>
                            </w:r>
                            <w:r w:rsidR="00C4100A">
                              <w:t>32</w:t>
                            </w:r>
                            <w:r w:rsidR="007975E2">
                              <w:t>.1</w:t>
                            </w:r>
                            <w:r>
                              <w:t>%)</w:t>
                            </w:r>
                          </w:p>
                          <w:p w14:paraId="4D8785F2" w14:textId="1F9A4774" w:rsidR="00167301" w:rsidRDefault="00167301" w:rsidP="00167301">
                            <w:pPr>
                              <w:pStyle w:val="p2"/>
                              <w:spacing w:before="0" w:beforeAutospacing="0" w:after="0" w:afterAutospacing="0"/>
                            </w:pPr>
                            <w:r>
                              <w:t>Remaining: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N= 1</w:t>
                            </w:r>
                            <w:r w:rsidR="00C4100A">
                              <w:t>5,162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0C3B0D" id="_x0000_s1034" style="position:absolute;margin-left:85.4pt;margin-top:309pt;width:290pt;height:4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" filled="f" strokecolor="black [3200]" strokeweight="1pt">
                <v:textbox>
                  <w:txbxContent>
                    <w:p w14:paraId="1037F390" w14:textId="606E857B" w:rsidR="00167301" w:rsidRDefault="00167301" w:rsidP="00167301">
                      <w:pPr>
                        <w:pStyle w:val="p2"/>
                        <w:spacing w:before="0" w:beforeAutospacing="0" w:after="0" w:afterAutospacing="0"/>
                      </w:pPr>
                      <w:r>
                        <w:t xml:space="preserve">Excluded: </w:t>
                      </w:r>
                      <w:r w:rsidR="00C4100A">
                        <w:t>invalid ‘smoker’ data</w:t>
                      </w:r>
                      <w:r>
                        <w:tab/>
                        <w:t xml:space="preserve">n = </w:t>
                      </w:r>
                      <w:r w:rsidR="00C4100A">
                        <w:t>7,816</w:t>
                      </w:r>
                      <w:r>
                        <w:t xml:space="preserve"> (</w:t>
                      </w:r>
                      <w:r w:rsidR="00C4100A">
                        <w:t>32</w:t>
                      </w:r>
                      <w:r w:rsidR="007975E2">
                        <w:t>.1</w:t>
                      </w:r>
                      <w:r>
                        <w:t>%)</w:t>
                      </w:r>
                    </w:p>
                    <w:p w14:paraId="4D8785F2" w14:textId="1F9A4774" w:rsidR="00167301" w:rsidRDefault="00167301" w:rsidP="00167301">
                      <w:pPr>
                        <w:pStyle w:val="p2"/>
                        <w:spacing w:before="0" w:beforeAutospacing="0" w:after="0" w:afterAutospacing="0"/>
                      </w:pPr>
                      <w:r>
                        <w:t>Remaining: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N= 1</w:t>
                      </w:r>
                      <w:r w:rsidR="00C4100A">
                        <w:t>5,162</w:t>
                      </w:r>
                    </w:p>
                  </w:txbxContent>
                </v:textbox>
              </v:rect>
            </w:pict>
          </mc:Fallback>
        </mc:AlternateContent>
      </w:r>
    </w:p>
    <w:sectPr w:rsidR="000F2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azo, Ricardo">
    <w15:presenceInfo w15:providerId="AD" w15:userId="S::Ricardo.Erazo-Toscano@seattlechildrens.org::82450320-57ff-4b19-97fe-d91bb02b79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01"/>
    <w:rsid w:val="000016DA"/>
    <w:rsid w:val="00020171"/>
    <w:rsid w:val="00023783"/>
    <w:rsid w:val="00055B34"/>
    <w:rsid w:val="00056B9C"/>
    <w:rsid w:val="000775C9"/>
    <w:rsid w:val="0008041B"/>
    <w:rsid w:val="00082ED3"/>
    <w:rsid w:val="00090E5F"/>
    <w:rsid w:val="000931F7"/>
    <w:rsid w:val="0009594E"/>
    <w:rsid w:val="000962ED"/>
    <w:rsid w:val="0009753F"/>
    <w:rsid w:val="00097EC3"/>
    <w:rsid w:val="000A2447"/>
    <w:rsid w:val="000A572E"/>
    <w:rsid w:val="000A5A71"/>
    <w:rsid w:val="000B5EBE"/>
    <w:rsid w:val="000E4ACF"/>
    <w:rsid w:val="000E5B53"/>
    <w:rsid w:val="000F2264"/>
    <w:rsid w:val="00111A79"/>
    <w:rsid w:val="00112BCB"/>
    <w:rsid w:val="001239C6"/>
    <w:rsid w:val="0012444C"/>
    <w:rsid w:val="00140469"/>
    <w:rsid w:val="0015570D"/>
    <w:rsid w:val="00167301"/>
    <w:rsid w:val="0017480B"/>
    <w:rsid w:val="00180EC8"/>
    <w:rsid w:val="00183756"/>
    <w:rsid w:val="0018452D"/>
    <w:rsid w:val="00190AA0"/>
    <w:rsid w:val="001917B0"/>
    <w:rsid w:val="001B2A62"/>
    <w:rsid w:val="001B2D7E"/>
    <w:rsid w:val="001B6180"/>
    <w:rsid w:val="001C00B6"/>
    <w:rsid w:val="001C0259"/>
    <w:rsid w:val="001F5250"/>
    <w:rsid w:val="001F5CF5"/>
    <w:rsid w:val="00202B23"/>
    <w:rsid w:val="002174D2"/>
    <w:rsid w:val="002319F7"/>
    <w:rsid w:val="0023545A"/>
    <w:rsid w:val="0024237F"/>
    <w:rsid w:val="00242622"/>
    <w:rsid w:val="00242DF2"/>
    <w:rsid w:val="00243C56"/>
    <w:rsid w:val="00247224"/>
    <w:rsid w:val="002604F8"/>
    <w:rsid w:val="002628F9"/>
    <w:rsid w:val="00263E3D"/>
    <w:rsid w:val="002661B6"/>
    <w:rsid w:val="002728DA"/>
    <w:rsid w:val="00274A6E"/>
    <w:rsid w:val="002819F4"/>
    <w:rsid w:val="002852C0"/>
    <w:rsid w:val="00286967"/>
    <w:rsid w:val="002908B6"/>
    <w:rsid w:val="002A35A5"/>
    <w:rsid w:val="002A4CD7"/>
    <w:rsid w:val="002B2196"/>
    <w:rsid w:val="002C4455"/>
    <w:rsid w:val="002E2AAA"/>
    <w:rsid w:val="002F0062"/>
    <w:rsid w:val="003046B5"/>
    <w:rsid w:val="00347ABC"/>
    <w:rsid w:val="00357211"/>
    <w:rsid w:val="003719DF"/>
    <w:rsid w:val="00373193"/>
    <w:rsid w:val="00385D64"/>
    <w:rsid w:val="003A2484"/>
    <w:rsid w:val="003A25B1"/>
    <w:rsid w:val="003A6CE5"/>
    <w:rsid w:val="003A781B"/>
    <w:rsid w:val="003B2043"/>
    <w:rsid w:val="003B7F6E"/>
    <w:rsid w:val="003F12B9"/>
    <w:rsid w:val="004101C0"/>
    <w:rsid w:val="004201BB"/>
    <w:rsid w:val="00457E28"/>
    <w:rsid w:val="00483923"/>
    <w:rsid w:val="00494C54"/>
    <w:rsid w:val="004A5C3D"/>
    <w:rsid w:val="004C006E"/>
    <w:rsid w:val="004D5CFA"/>
    <w:rsid w:val="004D63CA"/>
    <w:rsid w:val="004E1A0E"/>
    <w:rsid w:val="004E27AE"/>
    <w:rsid w:val="00510E43"/>
    <w:rsid w:val="00522CFC"/>
    <w:rsid w:val="00537F60"/>
    <w:rsid w:val="00543B9D"/>
    <w:rsid w:val="00546D10"/>
    <w:rsid w:val="00551B98"/>
    <w:rsid w:val="00573584"/>
    <w:rsid w:val="00574634"/>
    <w:rsid w:val="00575BE3"/>
    <w:rsid w:val="005961FD"/>
    <w:rsid w:val="005C019A"/>
    <w:rsid w:val="005C4658"/>
    <w:rsid w:val="005D2DA2"/>
    <w:rsid w:val="005E0858"/>
    <w:rsid w:val="0062200B"/>
    <w:rsid w:val="006340AE"/>
    <w:rsid w:val="006437DC"/>
    <w:rsid w:val="00651A12"/>
    <w:rsid w:val="00652046"/>
    <w:rsid w:val="00653DE4"/>
    <w:rsid w:val="0067273B"/>
    <w:rsid w:val="006762ED"/>
    <w:rsid w:val="006810E5"/>
    <w:rsid w:val="006A1693"/>
    <w:rsid w:val="006A4434"/>
    <w:rsid w:val="006C0099"/>
    <w:rsid w:val="006E1EA6"/>
    <w:rsid w:val="006F363E"/>
    <w:rsid w:val="007001A5"/>
    <w:rsid w:val="00700DBC"/>
    <w:rsid w:val="00707515"/>
    <w:rsid w:val="007107B2"/>
    <w:rsid w:val="00713A4F"/>
    <w:rsid w:val="00726FA7"/>
    <w:rsid w:val="00740CD4"/>
    <w:rsid w:val="00744068"/>
    <w:rsid w:val="00744379"/>
    <w:rsid w:val="007478AB"/>
    <w:rsid w:val="007722C0"/>
    <w:rsid w:val="00795EB2"/>
    <w:rsid w:val="0079751E"/>
    <w:rsid w:val="007975E2"/>
    <w:rsid w:val="007C7B59"/>
    <w:rsid w:val="007D3430"/>
    <w:rsid w:val="007E30A2"/>
    <w:rsid w:val="007F3BE4"/>
    <w:rsid w:val="008010C1"/>
    <w:rsid w:val="0080186E"/>
    <w:rsid w:val="008026A7"/>
    <w:rsid w:val="008029EA"/>
    <w:rsid w:val="00803773"/>
    <w:rsid w:val="00803AE1"/>
    <w:rsid w:val="008046BB"/>
    <w:rsid w:val="00805F52"/>
    <w:rsid w:val="00810FDF"/>
    <w:rsid w:val="00823CC4"/>
    <w:rsid w:val="0083382E"/>
    <w:rsid w:val="00862DD4"/>
    <w:rsid w:val="008652AD"/>
    <w:rsid w:val="00870AE8"/>
    <w:rsid w:val="008740E6"/>
    <w:rsid w:val="00876B75"/>
    <w:rsid w:val="00883AED"/>
    <w:rsid w:val="008B06A6"/>
    <w:rsid w:val="008B24EA"/>
    <w:rsid w:val="008B49C8"/>
    <w:rsid w:val="008D284A"/>
    <w:rsid w:val="008F7B6F"/>
    <w:rsid w:val="00907B04"/>
    <w:rsid w:val="00911198"/>
    <w:rsid w:val="00912437"/>
    <w:rsid w:val="0091544D"/>
    <w:rsid w:val="00927290"/>
    <w:rsid w:val="00931773"/>
    <w:rsid w:val="00942209"/>
    <w:rsid w:val="009540B8"/>
    <w:rsid w:val="00954B87"/>
    <w:rsid w:val="00957E39"/>
    <w:rsid w:val="00961F80"/>
    <w:rsid w:val="00990600"/>
    <w:rsid w:val="009A21D0"/>
    <w:rsid w:val="009A37A3"/>
    <w:rsid w:val="009C324D"/>
    <w:rsid w:val="009D429E"/>
    <w:rsid w:val="009E1297"/>
    <w:rsid w:val="009E384D"/>
    <w:rsid w:val="009E4AB2"/>
    <w:rsid w:val="009F2BD6"/>
    <w:rsid w:val="00A07084"/>
    <w:rsid w:val="00A1457D"/>
    <w:rsid w:val="00A22A3E"/>
    <w:rsid w:val="00A4648C"/>
    <w:rsid w:val="00A5131A"/>
    <w:rsid w:val="00A545F5"/>
    <w:rsid w:val="00A77EE5"/>
    <w:rsid w:val="00A85D44"/>
    <w:rsid w:val="00AA7238"/>
    <w:rsid w:val="00AB07C5"/>
    <w:rsid w:val="00AB112F"/>
    <w:rsid w:val="00AC42D6"/>
    <w:rsid w:val="00AC723F"/>
    <w:rsid w:val="00AE5810"/>
    <w:rsid w:val="00AE6D1C"/>
    <w:rsid w:val="00AF5C30"/>
    <w:rsid w:val="00B006A8"/>
    <w:rsid w:val="00B20AEE"/>
    <w:rsid w:val="00B21D34"/>
    <w:rsid w:val="00B26A97"/>
    <w:rsid w:val="00B439FA"/>
    <w:rsid w:val="00B46F2E"/>
    <w:rsid w:val="00B66D87"/>
    <w:rsid w:val="00B72F70"/>
    <w:rsid w:val="00B77410"/>
    <w:rsid w:val="00B818DC"/>
    <w:rsid w:val="00B83CBB"/>
    <w:rsid w:val="00B84B41"/>
    <w:rsid w:val="00B92D03"/>
    <w:rsid w:val="00B9758A"/>
    <w:rsid w:val="00BA42C5"/>
    <w:rsid w:val="00BB55AD"/>
    <w:rsid w:val="00BC4FD2"/>
    <w:rsid w:val="00BD5690"/>
    <w:rsid w:val="00BD6BCF"/>
    <w:rsid w:val="00BE01FC"/>
    <w:rsid w:val="00BE028A"/>
    <w:rsid w:val="00BE1FD5"/>
    <w:rsid w:val="00BE4330"/>
    <w:rsid w:val="00C1620A"/>
    <w:rsid w:val="00C17632"/>
    <w:rsid w:val="00C17F42"/>
    <w:rsid w:val="00C24DDD"/>
    <w:rsid w:val="00C26F05"/>
    <w:rsid w:val="00C4100A"/>
    <w:rsid w:val="00C50314"/>
    <w:rsid w:val="00C53803"/>
    <w:rsid w:val="00C565A0"/>
    <w:rsid w:val="00C56FD7"/>
    <w:rsid w:val="00C6027F"/>
    <w:rsid w:val="00C65E7C"/>
    <w:rsid w:val="00C67F25"/>
    <w:rsid w:val="00C70834"/>
    <w:rsid w:val="00C72538"/>
    <w:rsid w:val="00C7587C"/>
    <w:rsid w:val="00C77CEA"/>
    <w:rsid w:val="00CA2ED3"/>
    <w:rsid w:val="00CA3FA2"/>
    <w:rsid w:val="00CA4103"/>
    <w:rsid w:val="00CB553D"/>
    <w:rsid w:val="00CC2DD2"/>
    <w:rsid w:val="00CE1BE1"/>
    <w:rsid w:val="00CE3415"/>
    <w:rsid w:val="00CE68B3"/>
    <w:rsid w:val="00CE76EF"/>
    <w:rsid w:val="00CF13EF"/>
    <w:rsid w:val="00D01C14"/>
    <w:rsid w:val="00D04369"/>
    <w:rsid w:val="00D06C81"/>
    <w:rsid w:val="00D366D9"/>
    <w:rsid w:val="00D42E78"/>
    <w:rsid w:val="00D43805"/>
    <w:rsid w:val="00D51F9A"/>
    <w:rsid w:val="00D67327"/>
    <w:rsid w:val="00D7039A"/>
    <w:rsid w:val="00D81CAE"/>
    <w:rsid w:val="00D91852"/>
    <w:rsid w:val="00D963AF"/>
    <w:rsid w:val="00DB1B96"/>
    <w:rsid w:val="00DB4A30"/>
    <w:rsid w:val="00DD440A"/>
    <w:rsid w:val="00DD6284"/>
    <w:rsid w:val="00DD7D0A"/>
    <w:rsid w:val="00DE41E7"/>
    <w:rsid w:val="00DE4906"/>
    <w:rsid w:val="00DF5F6B"/>
    <w:rsid w:val="00E20E05"/>
    <w:rsid w:val="00E2325B"/>
    <w:rsid w:val="00E23C7C"/>
    <w:rsid w:val="00E35B68"/>
    <w:rsid w:val="00E4056D"/>
    <w:rsid w:val="00E57C42"/>
    <w:rsid w:val="00E64772"/>
    <w:rsid w:val="00E66EF1"/>
    <w:rsid w:val="00E67585"/>
    <w:rsid w:val="00E72DBF"/>
    <w:rsid w:val="00E81992"/>
    <w:rsid w:val="00E8670D"/>
    <w:rsid w:val="00E90064"/>
    <w:rsid w:val="00EA44EF"/>
    <w:rsid w:val="00EB2198"/>
    <w:rsid w:val="00EC1474"/>
    <w:rsid w:val="00EC2CF2"/>
    <w:rsid w:val="00EC39A2"/>
    <w:rsid w:val="00EC5681"/>
    <w:rsid w:val="00EC5788"/>
    <w:rsid w:val="00ED1FE2"/>
    <w:rsid w:val="00EE4A58"/>
    <w:rsid w:val="00EE4ACE"/>
    <w:rsid w:val="00F02E96"/>
    <w:rsid w:val="00F10058"/>
    <w:rsid w:val="00F15345"/>
    <w:rsid w:val="00F2506D"/>
    <w:rsid w:val="00F2592B"/>
    <w:rsid w:val="00F40168"/>
    <w:rsid w:val="00F42929"/>
    <w:rsid w:val="00F461F1"/>
    <w:rsid w:val="00F536DC"/>
    <w:rsid w:val="00F76766"/>
    <w:rsid w:val="00F8515D"/>
    <w:rsid w:val="00F8554F"/>
    <w:rsid w:val="00F86FDD"/>
    <w:rsid w:val="00F87500"/>
    <w:rsid w:val="00F92069"/>
    <w:rsid w:val="00F93D9A"/>
    <w:rsid w:val="00F940B5"/>
    <w:rsid w:val="00F95688"/>
    <w:rsid w:val="00FA77C4"/>
    <w:rsid w:val="00FB742B"/>
    <w:rsid w:val="00FC07A0"/>
    <w:rsid w:val="00FC6CCE"/>
    <w:rsid w:val="00FD29AD"/>
    <w:rsid w:val="00FF1311"/>
    <w:rsid w:val="00F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ADE57"/>
  <w15:chartTrackingRefBased/>
  <w15:docId w15:val="{9713D4BE-176F-6949-A5E1-32A9381B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C14"/>
  </w:style>
  <w:style w:type="paragraph" w:styleId="Heading1">
    <w:name w:val="heading 1"/>
    <w:basedOn w:val="Normal"/>
    <w:next w:val="Normal"/>
    <w:link w:val="Heading1Char"/>
    <w:uiPriority w:val="9"/>
    <w:qFormat/>
    <w:rsid w:val="0016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0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6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67301"/>
  </w:style>
  <w:style w:type="paragraph" w:customStyle="1" w:styleId="p2">
    <w:name w:val="p2"/>
    <w:basedOn w:val="Normal"/>
    <w:rsid w:val="0016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67301"/>
  </w:style>
  <w:style w:type="paragraph" w:styleId="Caption">
    <w:name w:val="caption"/>
    <w:basedOn w:val="Normal"/>
    <w:next w:val="Normal"/>
    <w:uiPriority w:val="35"/>
    <w:unhideWhenUsed/>
    <w:qFormat/>
    <w:rsid w:val="0016730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46da4d3-ba20-4986-879c-49e262eff745}" enabled="1" method="Standard" siteId="{9f693e63-5e9e-4ced-98a4-8ab28f9d0c2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65</Words>
  <Characters>391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Erazo, Ricardo</dc:creator>
  <cp:keywords/>
  <dc:description/>
  <cp:lastModifiedBy>Erazo, Ricardo</cp:lastModifiedBy>
  <cp:revision>2</cp:revision>
  <dcterms:created xsi:type="dcterms:W3CDTF">2026-04-10T16:05:00Z</dcterms:created>
  <dcterms:modified xsi:type="dcterms:W3CDTF">2026-04-10T16:36:00Z</dcterms:modified>
</cp:coreProperties>
</file>